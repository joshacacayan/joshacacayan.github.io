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01DBD" w14:textId="17D06AB5" w:rsidR="00BE462C" w:rsidRPr="00CB0094" w:rsidRDefault="00BE462C" w:rsidP="001B7984">
      <w:pPr>
        <w:spacing w:line="240" w:lineRule="auto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A20C1D">
        <w:rPr>
          <w:rFonts w:ascii="Times New Roman" w:hAnsi="Times New Roman" w:cs="Times New Roman"/>
          <w:b/>
          <w:bCs/>
          <w:sz w:val="21"/>
          <w:szCs w:val="21"/>
          <w:highlight w:val="yellow"/>
        </w:rPr>
        <w:t>Josh Cacayan</w:t>
      </w:r>
    </w:p>
    <w:p w14:paraId="329537E0" w14:textId="4304A4DF" w:rsidR="0059213F" w:rsidRPr="00CB0094" w:rsidRDefault="0059213F" w:rsidP="001B7984">
      <w:pPr>
        <w:spacing w:line="240" w:lineRule="auto"/>
        <w:jc w:val="center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>joshacacayan@gmail.com | 610-462-7527 | Reading, PA</w:t>
      </w:r>
      <w:r w:rsidR="00294FB3" w:rsidRPr="00CB0094">
        <w:rPr>
          <w:rFonts w:ascii="Times New Roman" w:hAnsi="Times New Roman" w:cs="Times New Roman"/>
          <w:sz w:val="21"/>
          <w:szCs w:val="21"/>
        </w:rPr>
        <w:t xml:space="preserve"> |</w:t>
      </w:r>
      <w:r w:rsidR="009D61C9" w:rsidRPr="00CB0094">
        <w:rPr>
          <w:rFonts w:ascii="Times New Roman" w:hAnsi="Times New Roman" w:cs="Times New Roman"/>
          <w:sz w:val="21"/>
          <w:szCs w:val="21"/>
        </w:rPr>
        <w:t xml:space="preserve"> </w:t>
      </w:r>
      <w:ins w:id="0" w:author="Cacayan, Josh" w:date="2025-12-16T13:14:00Z" w16du:dateUtc="2025-12-16T18:14:00Z">
        <w:r w:rsidR="00685705" w:rsidRPr="00CB0094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="00685705" w:rsidRPr="00CB0094">
          <w:rPr>
            <w:rFonts w:ascii="Times New Roman" w:hAnsi="Times New Roman" w:cs="Times New Roman"/>
            <w:sz w:val="21"/>
            <w:szCs w:val="21"/>
          </w:rPr>
          <w:instrText>HYPERLINK "https://linkedin.com/in/josh-cacayan"</w:instrText>
        </w:r>
        <w:r w:rsidR="00685705" w:rsidRPr="00CB0094">
          <w:rPr>
            <w:rFonts w:ascii="Times New Roman" w:hAnsi="Times New Roman" w:cs="Times New Roman"/>
            <w:sz w:val="21"/>
            <w:szCs w:val="21"/>
          </w:rPr>
        </w:r>
        <w:r w:rsidR="00685705" w:rsidRPr="00CB0094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685705" w:rsidRPr="00CB0094">
          <w:rPr>
            <w:rStyle w:val="Hyperlink"/>
            <w:rFonts w:ascii="Times New Roman" w:hAnsi="Times New Roman" w:cs="Times New Roman"/>
            <w:sz w:val="21"/>
            <w:szCs w:val="21"/>
          </w:rPr>
          <w:t>https://linkedin.com/in/josh-cacayan</w:t>
        </w:r>
        <w:r w:rsidR="00685705" w:rsidRPr="00CB0094">
          <w:rPr>
            <w:rFonts w:ascii="Times New Roman" w:hAnsi="Times New Roman" w:cs="Times New Roman"/>
            <w:sz w:val="21"/>
            <w:szCs w:val="21"/>
          </w:rPr>
          <w:fldChar w:fldCharType="end"/>
        </w:r>
      </w:ins>
      <w:r w:rsidR="00DD49C8"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Pr="00CB0094">
        <w:rPr>
          <w:rFonts w:ascii="Times New Roman" w:hAnsi="Times New Roman" w:cs="Times New Roman"/>
          <w:sz w:val="21"/>
          <w:szCs w:val="21"/>
        </w:rPr>
        <w:t xml:space="preserve">| </w:t>
      </w:r>
      <w:ins w:id="1" w:author="Cacayan, Josh" w:date="2025-12-16T13:14:00Z" w16du:dateUtc="2025-12-16T18:14:00Z">
        <w:r w:rsidR="00685705" w:rsidRPr="00CB0094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="00685705" w:rsidRPr="00CB0094">
          <w:rPr>
            <w:rFonts w:ascii="Times New Roman" w:hAnsi="Times New Roman" w:cs="Times New Roman"/>
            <w:sz w:val="21"/>
            <w:szCs w:val="21"/>
          </w:rPr>
          <w:instrText>HYPERLINK "https://joshacacayan.site"</w:instrText>
        </w:r>
        <w:r w:rsidR="00685705" w:rsidRPr="00CB0094">
          <w:rPr>
            <w:rFonts w:ascii="Times New Roman" w:hAnsi="Times New Roman" w:cs="Times New Roman"/>
            <w:sz w:val="21"/>
            <w:szCs w:val="21"/>
          </w:rPr>
        </w:r>
        <w:r w:rsidR="00685705" w:rsidRPr="00CB0094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="00294FB3" w:rsidRPr="00CB0094">
          <w:rPr>
            <w:rStyle w:val="Hyperlink"/>
            <w:rFonts w:ascii="Times New Roman" w:hAnsi="Times New Roman" w:cs="Times New Roman"/>
            <w:sz w:val="21"/>
            <w:szCs w:val="21"/>
          </w:rPr>
          <w:t>https</w:t>
        </w:r>
        <w:r w:rsidR="00E415D1" w:rsidRPr="00CB0094">
          <w:rPr>
            <w:rStyle w:val="Hyperlink"/>
            <w:rFonts w:ascii="Times New Roman" w:hAnsi="Times New Roman" w:cs="Times New Roman"/>
            <w:sz w:val="21"/>
            <w:szCs w:val="21"/>
          </w:rPr>
          <w:t>:</w:t>
        </w:r>
        <w:r w:rsidR="00294FB3" w:rsidRPr="00CB0094">
          <w:rPr>
            <w:rStyle w:val="Hyperlink"/>
            <w:rFonts w:ascii="Times New Roman" w:hAnsi="Times New Roman" w:cs="Times New Roman"/>
            <w:sz w:val="21"/>
            <w:szCs w:val="21"/>
          </w:rPr>
          <w:t>//</w:t>
        </w:r>
        <w:r w:rsidRPr="00CB0094">
          <w:rPr>
            <w:rStyle w:val="Hyperlink"/>
            <w:rFonts w:ascii="Times New Roman" w:hAnsi="Times New Roman" w:cs="Times New Roman"/>
            <w:sz w:val="21"/>
            <w:szCs w:val="21"/>
          </w:rPr>
          <w:t>joshacacayan.site</w:t>
        </w:r>
        <w:r w:rsidR="00685705" w:rsidRPr="00CB0094">
          <w:rPr>
            <w:rFonts w:ascii="Times New Roman" w:hAnsi="Times New Roman" w:cs="Times New Roman"/>
            <w:sz w:val="21"/>
            <w:szCs w:val="21"/>
          </w:rPr>
          <w:fldChar w:fldCharType="end"/>
        </w:r>
      </w:ins>
    </w:p>
    <w:p w14:paraId="76164894" w14:textId="5C408759" w:rsidR="00A200E6" w:rsidRPr="00CB0094" w:rsidRDefault="00A200E6" w:rsidP="001B7984">
      <w:pPr>
        <w:spacing w:line="240" w:lineRule="auto"/>
        <w:rPr>
          <w:rFonts w:ascii="Times New Roman" w:hAnsi="Times New Roman" w:cs="Times New Roman"/>
          <w:sz w:val="21"/>
          <w:szCs w:val="21"/>
          <w:u w:val="single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  <w:u w:val="single"/>
        </w:rPr>
        <w:t>Career Objective</w:t>
      </w:r>
    </w:p>
    <w:p w14:paraId="3695359E" w14:textId="77777777" w:rsidR="00384592" w:rsidRPr="00384592" w:rsidRDefault="00384592" w:rsidP="0038459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84592">
        <w:rPr>
          <w:rFonts w:ascii="Times New Roman" w:hAnsi="Times New Roman" w:cs="Times New Roman"/>
          <w:sz w:val="21"/>
          <w:szCs w:val="21"/>
        </w:rPr>
        <w:t>Computer Science Graduate with 6 months of hands-on experience in backend and cloud-based web development. Applies</w:t>
      </w:r>
    </w:p>
    <w:p w14:paraId="1536CE29" w14:textId="77777777" w:rsidR="00384592" w:rsidRPr="00384592" w:rsidRDefault="00384592" w:rsidP="0038459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84592">
        <w:rPr>
          <w:rFonts w:ascii="Times New Roman" w:hAnsi="Times New Roman" w:cs="Times New Roman"/>
          <w:sz w:val="21"/>
          <w:szCs w:val="21"/>
        </w:rPr>
        <w:t>Python, Flask, React, Docker, SQL, and prompt-engineered custom GPTs to improve application performance and streamline</w:t>
      </w:r>
    </w:p>
    <w:p w14:paraId="728FB39D" w14:textId="77777777" w:rsidR="00384592" w:rsidRPr="00384592" w:rsidRDefault="00384592" w:rsidP="00384592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384592">
        <w:rPr>
          <w:rFonts w:ascii="Times New Roman" w:hAnsi="Times New Roman" w:cs="Times New Roman"/>
          <w:sz w:val="21"/>
          <w:szCs w:val="21"/>
        </w:rPr>
        <w:t>workflows, advising small businesses on SEO and ADA compliance. Rapid learner with Agile teamwork experience, focused on</w:t>
      </w:r>
    </w:p>
    <w:p w14:paraId="2A24C73D" w14:textId="77777777" w:rsidR="00384592" w:rsidRDefault="00384592" w:rsidP="00384592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384592">
        <w:rPr>
          <w:rFonts w:ascii="Times New Roman" w:hAnsi="Times New Roman" w:cs="Times New Roman"/>
          <w:sz w:val="21"/>
          <w:szCs w:val="21"/>
        </w:rPr>
        <w:t>scalable APIs, deployment automation, and continued growth in full-stack cloud engineering.</w:t>
      </w:r>
      <w:r w:rsidRPr="00384592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</w:p>
    <w:p w14:paraId="50D405F1" w14:textId="6660C9A6" w:rsidR="00DE45B0" w:rsidRPr="00CB0094" w:rsidRDefault="00DE45B0" w:rsidP="00384592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  <w:u w:val="single"/>
        </w:rPr>
        <w:t>Work Experience</w:t>
      </w:r>
    </w:p>
    <w:p w14:paraId="3617D8AF" w14:textId="21642D2F" w:rsidR="00172A74" w:rsidRPr="00CB0094" w:rsidRDefault="00172A74" w:rsidP="001B798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AI Integration and Education Specialist Graduate Assistan</w:t>
      </w:r>
      <w:r w:rsidR="00EC31C5" w:rsidRPr="00CB0094"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="00B47720" w:rsidRPr="00CB0094">
        <w:rPr>
          <w:rFonts w:ascii="Times New Roman" w:hAnsi="Times New Roman" w:cs="Times New Roman"/>
          <w:sz w:val="21"/>
          <w:szCs w:val="21"/>
        </w:rPr>
        <w:tab/>
      </w:r>
      <w:r w:rsidR="00B47720" w:rsidRPr="00CB0094">
        <w:rPr>
          <w:rFonts w:ascii="Times New Roman" w:hAnsi="Times New Roman" w:cs="Times New Roman"/>
          <w:sz w:val="21"/>
          <w:szCs w:val="21"/>
        </w:rPr>
        <w:tab/>
      </w:r>
      <w:r w:rsidRPr="00CB0094">
        <w:rPr>
          <w:rFonts w:ascii="Times New Roman" w:hAnsi="Times New Roman" w:cs="Times New Roman"/>
          <w:sz w:val="21"/>
          <w:szCs w:val="21"/>
        </w:rPr>
        <w:t xml:space="preserve">August 2025 </w:t>
      </w:r>
      <w:r w:rsidR="00B47720" w:rsidRPr="00CB0094">
        <w:rPr>
          <w:rFonts w:ascii="Times New Roman" w:hAnsi="Times New Roman" w:cs="Times New Roman"/>
          <w:sz w:val="21"/>
          <w:szCs w:val="21"/>
        </w:rPr>
        <w:t>–</w:t>
      </w:r>
      <w:r w:rsidRPr="00CB0094">
        <w:rPr>
          <w:rFonts w:ascii="Times New Roman" w:hAnsi="Times New Roman" w:cs="Times New Roman"/>
          <w:sz w:val="21"/>
          <w:szCs w:val="21"/>
        </w:rPr>
        <w:t xml:space="preserve"> Present</w:t>
      </w:r>
    </w:p>
    <w:p w14:paraId="64A473A2" w14:textId="656B0A44" w:rsidR="00B47720" w:rsidRPr="00CB0094" w:rsidRDefault="00B47720" w:rsidP="001B798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Kutztown SBDC</w:t>
      </w:r>
    </w:p>
    <w:p w14:paraId="5EE9115E" w14:textId="499F3ED3" w:rsidR="00C51F57" w:rsidRPr="00CB0094" w:rsidRDefault="00C51F57" w:rsidP="001B79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>Advised</w:t>
      </w:r>
      <w:r w:rsidR="00B30F46"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="00B30F46" w:rsidRPr="00CB0094">
        <w:rPr>
          <w:rFonts w:ascii="Times New Roman" w:hAnsi="Times New Roman" w:cs="Times New Roman"/>
          <w:b/>
          <w:bCs/>
          <w:sz w:val="21"/>
          <w:szCs w:val="21"/>
        </w:rPr>
        <w:t>10+</w:t>
      </w:r>
      <w:r w:rsidRPr="00CB0094">
        <w:rPr>
          <w:rFonts w:ascii="Times New Roman" w:hAnsi="Times New Roman" w:cs="Times New Roman"/>
          <w:sz w:val="21"/>
          <w:szCs w:val="21"/>
        </w:rPr>
        <w:t xml:space="preserve"> small businesses in enhancing their website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SEO</w:t>
      </w:r>
      <w:r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performance</w:t>
      </w:r>
      <w:r w:rsidRPr="00CB0094">
        <w:rPr>
          <w:rFonts w:ascii="Times New Roman" w:hAnsi="Times New Roman" w:cs="Times New Roman"/>
          <w:sz w:val="21"/>
          <w:szCs w:val="21"/>
        </w:rPr>
        <w:t xml:space="preserve"> and ensuring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ADA</w:t>
      </w:r>
      <w:r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="00DD49C8" w:rsidRPr="00CB0094">
        <w:rPr>
          <w:rFonts w:ascii="Times New Roman" w:hAnsi="Times New Roman" w:cs="Times New Roman"/>
          <w:b/>
          <w:bCs/>
          <w:sz w:val="21"/>
          <w:szCs w:val="21"/>
        </w:rPr>
        <w:t>compliance</w:t>
      </w:r>
      <w:r w:rsidRPr="00CB0094">
        <w:rPr>
          <w:rFonts w:ascii="Times New Roman" w:hAnsi="Times New Roman" w:cs="Times New Roman"/>
          <w:sz w:val="21"/>
          <w:szCs w:val="21"/>
        </w:rPr>
        <w:t>.</w:t>
      </w:r>
    </w:p>
    <w:p w14:paraId="19B11773" w14:textId="77777777" w:rsidR="00C51F57" w:rsidRPr="00CB0094" w:rsidRDefault="00C51F57" w:rsidP="001B79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 xml:space="preserve">Designed and optimized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Custom GPT models</w:t>
      </w:r>
      <w:r w:rsidRPr="00CB0094">
        <w:rPr>
          <w:rFonts w:ascii="Times New Roman" w:hAnsi="Times New Roman" w:cs="Times New Roman"/>
          <w:sz w:val="21"/>
          <w:szCs w:val="21"/>
        </w:rPr>
        <w:t xml:space="preserve"> through advanced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prompt engineering</w:t>
      </w:r>
      <w:r w:rsidRPr="00CB0094">
        <w:rPr>
          <w:rFonts w:ascii="Times New Roman" w:hAnsi="Times New Roman" w:cs="Times New Roman"/>
          <w:sz w:val="21"/>
          <w:szCs w:val="21"/>
        </w:rPr>
        <w:t xml:space="preserve"> to streamline SBDC operations and improve client service efficiency</w:t>
      </w:r>
    </w:p>
    <w:p w14:paraId="5DF572A9" w14:textId="7D5E4CE5" w:rsidR="00172A74" w:rsidRPr="00CB0094" w:rsidRDefault="00172A74" w:rsidP="001B7984">
      <w:pPr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Computer Science Internship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47720" w:rsidRPr="00CB0094">
        <w:rPr>
          <w:rFonts w:ascii="Times New Roman" w:hAnsi="Times New Roman" w:cs="Times New Roman"/>
          <w:b/>
          <w:bCs/>
          <w:sz w:val="21"/>
          <w:szCs w:val="21"/>
        </w:rPr>
        <w:tab/>
      </w:r>
      <w:r w:rsidR="00B47720" w:rsidRPr="00CB0094">
        <w:rPr>
          <w:rFonts w:ascii="Times New Roman" w:hAnsi="Times New Roman" w:cs="Times New Roman"/>
          <w:b/>
          <w:bCs/>
          <w:sz w:val="21"/>
          <w:szCs w:val="21"/>
        </w:rPr>
        <w:tab/>
      </w:r>
      <w:r w:rsidRPr="00CB0094">
        <w:rPr>
          <w:rFonts w:ascii="Times New Roman" w:hAnsi="Times New Roman" w:cs="Times New Roman"/>
          <w:sz w:val="21"/>
          <w:szCs w:val="21"/>
        </w:rPr>
        <w:t xml:space="preserve">May 2025 </w:t>
      </w:r>
      <w:r w:rsidR="00B47720" w:rsidRPr="00CB0094">
        <w:rPr>
          <w:rFonts w:ascii="Times New Roman" w:hAnsi="Times New Roman" w:cs="Times New Roman"/>
          <w:sz w:val="21"/>
          <w:szCs w:val="21"/>
        </w:rPr>
        <w:t>–</w:t>
      </w:r>
      <w:r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="006403DD" w:rsidRPr="00CB0094">
        <w:rPr>
          <w:rFonts w:ascii="Times New Roman" w:hAnsi="Times New Roman" w:cs="Times New Roman"/>
          <w:sz w:val="21"/>
          <w:szCs w:val="21"/>
        </w:rPr>
        <w:t>December 2025</w:t>
      </w:r>
    </w:p>
    <w:p w14:paraId="6A82EB4B" w14:textId="647A0B5D" w:rsidR="002139BA" w:rsidRPr="00CB0094" w:rsidRDefault="00B47720" w:rsidP="001B7984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Sports Media Inc.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ab/>
        <w:t>(remote)</w:t>
      </w:r>
    </w:p>
    <w:p w14:paraId="2A8CE9F9" w14:textId="649AF27B" w:rsidR="00F442ED" w:rsidRPr="00CB0094" w:rsidRDefault="00F442ED" w:rsidP="001B79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Led a sub-team of</w:t>
      </w:r>
      <w:r w:rsidR="00B30F46" w:rsidRPr="00CB0094">
        <w:rPr>
          <w:rFonts w:ascii="Times New Roman" w:hAnsi="Times New Roman" w:cs="Times New Roman"/>
          <w:b/>
          <w:bCs/>
          <w:sz w:val="21"/>
          <w:szCs w:val="21"/>
        </w:rPr>
        <w:t xml:space="preserve"> 7+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1511D0" w:rsidRPr="00CB0094">
        <w:rPr>
          <w:rFonts w:ascii="Times New Roman" w:hAnsi="Times New Roman" w:cs="Times New Roman"/>
          <w:b/>
          <w:bCs/>
          <w:sz w:val="21"/>
          <w:szCs w:val="21"/>
        </w:rPr>
        <w:t xml:space="preserve">interns </w:t>
      </w:r>
      <w:r w:rsidR="0003276B" w:rsidRPr="00CB0094">
        <w:rPr>
          <w:rFonts w:ascii="Times New Roman" w:hAnsi="Times New Roman" w:cs="Times New Roman"/>
          <w:sz w:val="21"/>
          <w:szCs w:val="21"/>
        </w:rPr>
        <w:t xml:space="preserve">using the </w:t>
      </w:r>
      <w:r w:rsidR="0003276B" w:rsidRPr="00CB0094">
        <w:rPr>
          <w:rFonts w:ascii="Times New Roman" w:hAnsi="Times New Roman" w:cs="Times New Roman"/>
          <w:b/>
          <w:bCs/>
          <w:sz w:val="21"/>
          <w:szCs w:val="21"/>
        </w:rPr>
        <w:t>Agile methodology</w:t>
      </w:r>
      <w:r w:rsidRPr="00CB0094">
        <w:rPr>
          <w:rFonts w:ascii="Times New Roman" w:hAnsi="Times New Roman" w:cs="Times New Roman"/>
          <w:sz w:val="21"/>
          <w:szCs w:val="21"/>
        </w:rPr>
        <w:t xml:space="preserve"> to build a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sports social media website</w:t>
      </w:r>
      <w:r w:rsidRPr="00CB0094">
        <w:rPr>
          <w:rFonts w:ascii="Times New Roman" w:hAnsi="Times New Roman" w:cs="Times New Roman"/>
          <w:sz w:val="21"/>
          <w:szCs w:val="21"/>
        </w:rPr>
        <w:t xml:space="preserve"> showcasing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game data and articles</w:t>
      </w:r>
      <w:r w:rsidR="00594A00">
        <w:rPr>
          <w:rFonts w:ascii="Times New Roman" w:hAnsi="Times New Roman" w:cs="Times New Roman"/>
          <w:sz w:val="21"/>
          <w:szCs w:val="21"/>
        </w:rPr>
        <w:t xml:space="preserve"> using </w:t>
      </w:r>
      <w:r w:rsidR="00594A00">
        <w:rPr>
          <w:rFonts w:ascii="Times New Roman" w:hAnsi="Times New Roman" w:cs="Times New Roman"/>
          <w:b/>
          <w:bCs/>
          <w:sz w:val="21"/>
          <w:szCs w:val="21"/>
        </w:rPr>
        <w:t xml:space="preserve">React </w:t>
      </w:r>
      <w:r w:rsidR="00594A00">
        <w:rPr>
          <w:rFonts w:ascii="Times New Roman" w:hAnsi="Times New Roman" w:cs="Times New Roman"/>
          <w:sz w:val="21"/>
          <w:szCs w:val="21"/>
        </w:rPr>
        <w:t>to develop the frontend</w:t>
      </w:r>
    </w:p>
    <w:p w14:paraId="315D9B81" w14:textId="4CC7BC31" w:rsidR="00177D36" w:rsidRPr="00CB0094" w:rsidRDefault="00177D36" w:rsidP="001B79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 xml:space="preserve">Built RESTful APIs in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Python (Flask)</w:t>
      </w:r>
      <w:r w:rsidRPr="00CB0094">
        <w:rPr>
          <w:rFonts w:ascii="Times New Roman" w:hAnsi="Times New Roman" w:cs="Times New Roman"/>
          <w:sz w:val="21"/>
          <w:szCs w:val="21"/>
        </w:rPr>
        <w:t xml:space="preserve"> to retrieve</w:t>
      </w:r>
      <w:r w:rsidR="001017A1">
        <w:rPr>
          <w:rFonts w:ascii="Times New Roman" w:hAnsi="Times New Roman" w:cs="Times New Roman"/>
          <w:sz w:val="21"/>
          <w:szCs w:val="21"/>
        </w:rPr>
        <w:t xml:space="preserve"> </w:t>
      </w:r>
      <w:r w:rsidRPr="00CB0094">
        <w:rPr>
          <w:rFonts w:ascii="Times New Roman" w:hAnsi="Times New Roman" w:cs="Times New Roman"/>
          <w:sz w:val="21"/>
          <w:szCs w:val="21"/>
        </w:rPr>
        <w:t>sport</w:t>
      </w:r>
      <w:r w:rsidR="00A25083" w:rsidRPr="00CB0094">
        <w:rPr>
          <w:rFonts w:ascii="Times New Roman" w:hAnsi="Times New Roman" w:cs="Times New Roman"/>
          <w:sz w:val="21"/>
          <w:szCs w:val="21"/>
        </w:rPr>
        <w:t>s</w:t>
      </w:r>
      <w:r w:rsidRPr="00CB0094">
        <w:rPr>
          <w:rFonts w:ascii="Times New Roman" w:hAnsi="Times New Roman" w:cs="Times New Roman"/>
          <w:sz w:val="21"/>
          <w:szCs w:val="21"/>
        </w:rPr>
        <w:t xml:space="preserve"> statistics from external APIs</w:t>
      </w:r>
      <w:r w:rsidR="00A725CC">
        <w:rPr>
          <w:rFonts w:ascii="Times New Roman" w:hAnsi="Times New Roman" w:cs="Times New Roman"/>
          <w:sz w:val="21"/>
          <w:szCs w:val="21"/>
        </w:rPr>
        <w:t>,</w:t>
      </w:r>
      <w:r w:rsidR="00D40634">
        <w:rPr>
          <w:rFonts w:ascii="Times New Roman" w:hAnsi="Times New Roman" w:cs="Times New Roman"/>
          <w:sz w:val="21"/>
          <w:szCs w:val="21"/>
        </w:rPr>
        <w:t xml:space="preserve"> using</w:t>
      </w:r>
      <w:r w:rsidR="00A725CC">
        <w:rPr>
          <w:rFonts w:ascii="Times New Roman" w:hAnsi="Times New Roman" w:cs="Times New Roman"/>
          <w:sz w:val="21"/>
          <w:szCs w:val="21"/>
        </w:rPr>
        <w:t xml:space="preserve"> </w:t>
      </w:r>
      <w:r w:rsidR="00D40634" w:rsidRPr="00D40634">
        <w:rPr>
          <w:rFonts w:ascii="Times New Roman" w:hAnsi="Times New Roman" w:cs="Times New Roman"/>
          <w:b/>
          <w:bCs/>
          <w:sz w:val="21"/>
          <w:szCs w:val="21"/>
        </w:rPr>
        <w:t>Redis</w:t>
      </w:r>
      <w:r w:rsidR="00D40634" w:rsidRPr="00D40634">
        <w:rPr>
          <w:rFonts w:ascii="Times New Roman" w:hAnsi="Times New Roman" w:cs="Times New Roman"/>
          <w:sz w:val="21"/>
          <w:szCs w:val="21"/>
        </w:rPr>
        <w:t xml:space="preserve"> caching to improve performance and handle temporary data.</w:t>
      </w:r>
    </w:p>
    <w:p w14:paraId="1A5FE1F0" w14:textId="4B4459A4" w:rsidR="00B00E10" w:rsidRPr="00CB0094" w:rsidRDefault="00B00E10" w:rsidP="001B79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 xml:space="preserve">Developed </w:t>
      </w:r>
      <w:proofErr w:type="spellStart"/>
      <w:r w:rsidRPr="00CB0094">
        <w:rPr>
          <w:rFonts w:ascii="Times New Roman" w:hAnsi="Times New Roman" w:cs="Times New Roman"/>
          <w:b/>
          <w:bCs/>
          <w:sz w:val="21"/>
          <w:szCs w:val="21"/>
        </w:rPr>
        <w:t>Dockerfiles</w:t>
      </w:r>
      <w:proofErr w:type="spellEnd"/>
      <w:r w:rsidRPr="00CB0094">
        <w:rPr>
          <w:rFonts w:ascii="Times New Roman" w:hAnsi="Times New Roman" w:cs="Times New Roman"/>
          <w:sz w:val="21"/>
          <w:szCs w:val="21"/>
        </w:rPr>
        <w:t xml:space="preserve"> to streamline application </w:t>
      </w:r>
      <w:r w:rsidR="00DD49C8" w:rsidRPr="00CB0094">
        <w:rPr>
          <w:rFonts w:ascii="Times New Roman" w:hAnsi="Times New Roman" w:cs="Times New Roman"/>
          <w:sz w:val="21"/>
          <w:szCs w:val="21"/>
        </w:rPr>
        <w:t xml:space="preserve">deployment, </w:t>
      </w:r>
      <w:r w:rsidR="006456F7">
        <w:rPr>
          <w:rFonts w:ascii="Times New Roman" w:hAnsi="Times New Roman" w:cs="Times New Roman"/>
          <w:sz w:val="21"/>
          <w:szCs w:val="21"/>
        </w:rPr>
        <w:t>reducing</w:t>
      </w:r>
      <w:r w:rsidR="00DD49C8" w:rsidRPr="00CB0094">
        <w:rPr>
          <w:rFonts w:ascii="Times New Roman" w:hAnsi="Times New Roman" w:cs="Times New Roman"/>
          <w:sz w:val="21"/>
          <w:szCs w:val="21"/>
        </w:rPr>
        <w:t xml:space="preserve"> the setup</w:t>
      </w:r>
      <w:r w:rsidR="006456F7">
        <w:rPr>
          <w:rFonts w:ascii="Times New Roman" w:hAnsi="Times New Roman" w:cs="Times New Roman"/>
          <w:sz w:val="21"/>
          <w:szCs w:val="21"/>
        </w:rPr>
        <w:t xml:space="preserve"> and deployment</w:t>
      </w:r>
      <w:r w:rsidR="00DD49C8" w:rsidRPr="00CB0094">
        <w:rPr>
          <w:rFonts w:ascii="Times New Roman" w:hAnsi="Times New Roman" w:cs="Times New Roman"/>
          <w:sz w:val="21"/>
          <w:szCs w:val="21"/>
        </w:rPr>
        <w:t xml:space="preserve"> time for the </w:t>
      </w:r>
      <w:r w:rsidR="006456F7">
        <w:rPr>
          <w:rFonts w:ascii="Times New Roman" w:hAnsi="Times New Roman" w:cs="Times New Roman"/>
          <w:sz w:val="21"/>
          <w:szCs w:val="21"/>
        </w:rPr>
        <w:t>project</w:t>
      </w:r>
    </w:p>
    <w:p w14:paraId="5090F587" w14:textId="53BA1442" w:rsidR="00A623C4" w:rsidRPr="00CB0094" w:rsidRDefault="000F65EC" w:rsidP="001B798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>Designed</w:t>
      </w:r>
      <w:r w:rsidR="009F01CA">
        <w:rPr>
          <w:rFonts w:ascii="Times New Roman" w:hAnsi="Times New Roman" w:cs="Times New Roman"/>
          <w:sz w:val="21"/>
          <w:szCs w:val="21"/>
        </w:rPr>
        <w:t xml:space="preserve"> </w:t>
      </w:r>
      <w:r w:rsidR="000E127C">
        <w:rPr>
          <w:rFonts w:ascii="Times New Roman" w:hAnsi="Times New Roman" w:cs="Times New Roman"/>
          <w:sz w:val="21"/>
          <w:szCs w:val="21"/>
        </w:rPr>
        <w:t>an</w:t>
      </w:r>
      <w:r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="00AD37D6">
        <w:rPr>
          <w:rFonts w:ascii="Times New Roman" w:hAnsi="Times New Roman" w:cs="Times New Roman"/>
          <w:sz w:val="21"/>
          <w:szCs w:val="21"/>
        </w:rPr>
        <w:t>ER</w:t>
      </w:r>
      <w:r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="009F01CA">
        <w:rPr>
          <w:rFonts w:ascii="Times New Roman" w:hAnsi="Times New Roman" w:cs="Times New Roman"/>
          <w:sz w:val="21"/>
          <w:szCs w:val="21"/>
        </w:rPr>
        <w:t>diagram</w:t>
      </w:r>
      <w:r w:rsidRPr="00CB0094">
        <w:rPr>
          <w:rFonts w:ascii="Times New Roman" w:hAnsi="Times New Roman" w:cs="Times New Roman"/>
          <w:sz w:val="21"/>
          <w:szCs w:val="21"/>
        </w:rPr>
        <w:t xml:space="preserve"> and organized company data using a</w:t>
      </w:r>
      <w:r w:rsidR="00D162BC">
        <w:rPr>
          <w:rFonts w:ascii="Times New Roman" w:hAnsi="Times New Roman" w:cs="Times New Roman"/>
          <w:sz w:val="21"/>
          <w:szCs w:val="21"/>
        </w:rPr>
        <w:t xml:space="preserve"> </w:t>
      </w:r>
      <w:r w:rsidR="00D162BC">
        <w:rPr>
          <w:rFonts w:ascii="Times New Roman" w:hAnsi="Times New Roman" w:cs="Times New Roman"/>
          <w:b/>
          <w:bCs/>
          <w:sz w:val="21"/>
          <w:szCs w:val="21"/>
        </w:rPr>
        <w:t>PostgreSQL based</w:t>
      </w:r>
      <w:r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="009F01CA" w:rsidRPr="00CB0094">
        <w:rPr>
          <w:rFonts w:ascii="Times New Roman" w:hAnsi="Times New Roman" w:cs="Times New Roman"/>
          <w:sz w:val="21"/>
          <w:szCs w:val="21"/>
        </w:rPr>
        <w:t>database</w:t>
      </w:r>
      <w:r w:rsidRPr="00CB0094">
        <w:rPr>
          <w:rFonts w:ascii="Times New Roman" w:hAnsi="Times New Roman" w:cs="Times New Roman"/>
          <w:sz w:val="21"/>
          <w:szCs w:val="21"/>
        </w:rPr>
        <w:t xml:space="preserve"> known as </w:t>
      </w:r>
      <w:proofErr w:type="spellStart"/>
      <w:r w:rsidRPr="00CB0094">
        <w:rPr>
          <w:rFonts w:ascii="Times New Roman" w:hAnsi="Times New Roman" w:cs="Times New Roman"/>
          <w:b/>
          <w:bCs/>
          <w:sz w:val="21"/>
          <w:szCs w:val="21"/>
        </w:rPr>
        <w:t>Supabase</w:t>
      </w:r>
      <w:proofErr w:type="spellEnd"/>
    </w:p>
    <w:p w14:paraId="6BA72BFF" w14:textId="77777777" w:rsidR="00DD5BE7" w:rsidRPr="00CB0094" w:rsidRDefault="00DD5BE7" w:rsidP="001B7984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  <w:u w:val="single"/>
        </w:rPr>
        <w:t>Projects</w:t>
      </w:r>
    </w:p>
    <w:p w14:paraId="03626A2D" w14:textId="6DEF6A6C" w:rsidR="00DD5BE7" w:rsidRPr="00CB0094" w:rsidRDefault="00DD5BE7" w:rsidP="001B798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proofErr w:type="spellStart"/>
      <w:r w:rsidRPr="00CB0094">
        <w:rPr>
          <w:rFonts w:ascii="Times New Roman" w:hAnsi="Times New Roman" w:cs="Times New Roman"/>
          <w:b/>
          <w:bCs/>
          <w:sz w:val="21"/>
          <w:szCs w:val="21"/>
        </w:rPr>
        <w:t>VibeLog</w:t>
      </w:r>
      <w:proofErr w:type="spellEnd"/>
      <w:r w:rsidRPr="00CB0094">
        <w:rPr>
          <w:rFonts w:ascii="Times New Roman" w:hAnsi="Times New Roman" w:cs="Times New Roman"/>
          <w:sz w:val="21"/>
          <w:szCs w:val="21"/>
        </w:rPr>
        <w:t xml:space="preserve"> (Interdisciplinary Rapid Prototyping)</w:t>
      </w:r>
    </w:p>
    <w:p w14:paraId="43C1B28B" w14:textId="098752CE" w:rsidR="00DD5BE7" w:rsidRPr="00CB0094" w:rsidRDefault="00DD5BE7" w:rsidP="001B798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EC7865">
        <w:rPr>
          <w:rFonts w:ascii="Times New Roman" w:hAnsi="Times New Roman" w:cs="Times New Roman"/>
          <w:b/>
          <w:bCs/>
          <w:sz w:val="21"/>
          <w:szCs w:val="21"/>
        </w:rPr>
        <w:t>Led a team of three</w:t>
      </w:r>
      <w:r w:rsidRPr="00CB0094">
        <w:rPr>
          <w:rFonts w:ascii="Times New Roman" w:hAnsi="Times New Roman" w:cs="Times New Roman"/>
          <w:sz w:val="21"/>
          <w:szCs w:val="21"/>
        </w:rPr>
        <w:t xml:space="preserve"> using </w:t>
      </w:r>
      <w:r w:rsidRPr="00EC7865">
        <w:rPr>
          <w:rFonts w:ascii="Times New Roman" w:hAnsi="Times New Roman" w:cs="Times New Roman"/>
          <w:b/>
          <w:bCs/>
          <w:sz w:val="21"/>
          <w:szCs w:val="21"/>
        </w:rPr>
        <w:t>Agile Scrum methodology</w:t>
      </w:r>
      <w:r w:rsidRPr="00CB0094">
        <w:rPr>
          <w:rFonts w:ascii="Times New Roman" w:hAnsi="Times New Roman" w:cs="Times New Roman"/>
          <w:sz w:val="21"/>
          <w:szCs w:val="21"/>
        </w:rPr>
        <w:t xml:space="preserve"> to develop an </w:t>
      </w:r>
      <w:r w:rsidRPr="004546EF">
        <w:rPr>
          <w:rFonts w:ascii="Times New Roman" w:hAnsi="Times New Roman" w:cs="Times New Roman"/>
          <w:b/>
          <w:bCs/>
          <w:sz w:val="21"/>
          <w:szCs w:val="21"/>
        </w:rPr>
        <w:t xml:space="preserve">AI-powered journaling web </w:t>
      </w:r>
      <w:r w:rsidR="004B3D47" w:rsidRPr="004546EF">
        <w:rPr>
          <w:rFonts w:ascii="Times New Roman" w:hAnsi="Times New Roman" w:cs="Times New Roman"/>
          <w:b/>
          <w:bCs/>
          <w:sz w:val="21"/>
          <w:szCs w:val="21"/>
        </w:rPr>
        <w:t>app</w:t>
      </w:r>
      <w:r w:rsidR="004B3D47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="004B3D47">
        <w:rPr>
          <w:rFonts w:ascii="Times New Roman" w:hAnsi="Times New Roman" w:cs="Times New Roman"/>
          <w:sz w:val="21"/>
          <w:szCs w:val="21"/>
        </w:rPr>
        <w:t>which</w:t>
      </w:r>
      <w:r w:rsidR="0012659B">
        <w:rPr>
          <w:rFonts w:ascii="Times New Roman" w:hAnsi="Times New Roman" w:cs="Times New Roman"/>
          <w:sz w:val="21"/>
          <w:szCs w:val="21"/>
        </w:rPr>
        <w:t xml:space="preserve"> analyzed</w:t>
      </w:r>
      <w:r w:rsidR="000D7B64">
        <w:rPr>
          <w:rFonts w:ascii="Times New Roman" w:hAnsi="Times New Roman" w:cs="Times New Roman"/>
          <w:sz w:val="21"/>
          <w:szCs w:val="21"/>
        </w:rPr>
        <w:t xml:space="preserve"> daily journal entries and provides mental health advice on how to make one’s day better</w:t>
      </w:r>
      <w:r w:rsidRPr="00CB0094">
        <w:rPr>
          <w:rFonts w:ascii="Times New Roman" w:hAnsi="Times New Roman" w:cs="Times New Roman"/>
          <w:sz w:val="21"/>
          <w:szCs w:val="21"/>
        </w:rPr>
        <w:t>.</w:t>
      </w:r>
    </w:p>
    <w:p w14:paraId="0AEA1CC2" w14:textId="5C30F921" w:rsidR="00DD5BE7" w:rsidRPr="00CB0094" w:rsidRDefault="00DD5BE7" w:rsidP="001B798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 xml:space="preserve">Developed the backend in </w:t>
      </w:r>
      <w:r w:rsidRPr="00991F7B">
        <w:rPr>
          <w:rFonts w:ascii="Times New Roman" w:hAnsi="Times New Roman" w:cs="Times New Roman"/>
          <w:b/>
          <w:bCs/>
          <w:sz w:val="21"/>
          <w:szCs w:val="21"/>
        </w:rPr>
        <w:t>PHP</w:t>
      </w:r>
      <w:r w:rsidR="00D162BC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D162BC">
        <w:rPr>
          <w:rFonts w:ascii="Times New Roman" w:hAnsi="Times New Roman" w:cs="Times New Roman"/>
          <w:sz w:val="21"/>
          <w:szCs w:val="21"/>
        </w:rPr>
        <w:t xml:space="preserve">with a </w:t>
      </w:r>
      <w:r w:rsidR="00D162BC">
        <w:rPr>
          <w:rFonts w:ascii="Times New Roman" w:hAnsi="Times New Roman" w:cs="Times New Roman"/>
          <w:b/>
          <w:bCs/>
          <w:sz w:val="21"/>
          <w:szCs w:val="21"/>
        </w:rPr>
        <w:t xml:space="preserve">PostgreSQL </w:t>
      </w:r>
      <w:r w:rsidR="00D162BC">
        <w:rPr>
          <w:rFonts w:ascii="Times New Roman" w:hAnsi="Times New Roman" w:cs="Times New Roman"/>
          <w:sz w:val="21"/>
          <w:szCs w:val="21"/>
        </w:rPr>
        <w:t>database</w:t>
      </w:r>
      <w:r w:rsidRPr="00CB0094">
        <w:rPr>
          <w:rFonts w:ascii="Times New Roman" w:hAnsi="Times New Roman" w:cs="Times New Roman"/>
          <w:sz w:val="21"/>
          <w:szCs w:val="21"/>
        </w:rPr>
        <w:t xml:space="preserve"> for storing user’s journal entries and created interactive visualizations of emotional trends using </w:t>
      </w:r>
      <w:r w:rsidRPr="00991F7B">
        <w:rPr>
          <w:rFonts w:ascii="Times New Roman" w:hAnsi="Times New Roman" w:cs="Times New Roman"/>
          <w:b/>
          <w:bCs/>
          <w:sz w:val="21"/>
          <w:szCs w:val="21"/>
        </w:rPr>
        <w:t>Plotly.js</w:t>
      </w:r>
      <w:r w:rsidRPr="00CB0094">
        <w:rPr>
          <w:rFonts w:ascii="Times New Roman" w:hAnsi="Times New Roman" w:cs="Times New Roman"/>
          <w:sz w:val="21"/>
          <w:szCs w:val="21"/>
        </w:rPr>
        <w:t>.</w:t>
      </w:r>
    </w:p>
    <w:p w14:paraId="10D74556" w14:textId="48DABF4F" w:rsidR="00DD5BE7" w:rsidRPr="00CB0094" w:rsidRDefault="00DD5BE7" w:rsidP="001B798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 xml:space="preserve">Containerized the application with </w:t>
      </w:r>
      <w:r w:rsidRPr="00D162BC">
        <w:rPr>
          <w:rFonts w:ascii="Times New Roman" w:hAnsi="Times New Roman" w:cs="Times New Roman"/>
          <w:b/>
          <w:bCs/>
          <w:sz w:val="21"/>
          <w:szCs w:val="21"/>
        </w:rPr>
        <w:t>Docker</w:t>
      </w:r>
      <w:r w:rsidRPr="00CB0094">
        <w:rPr>
          <w:rFonts w:ascii="Times New Roman" w:hAnsi="Times New Roman" w:cs="Times New Roman"/>
          <w:sz w:val="21"/>
          <w:szCs w:val="21"/>
        </w:rPr>
        <w:t xml:space="preserve">, deployed on </w:t>
      </w:r>
      <w:r w:rsidRPr="00D162BC">
        <w:rPr>
          <w:rFonts w:ascii="Times New Roman" w:hAnsi="Times New Roman" w:cs="Times New Roman"/>
          <w:b/>
          <w:bCs/>
          <w:sz w:val="21"/>
          <w:szCs w:val="21"/>
        </w:rPr>
        <w:t>AWS EC2</w:t>
      </w:r>
      <w:r w:rsidRPr="00CB0094">
        <w:rPr>
          <w:rFonts w:ascii="Times New Roman" w:hAnsi="Times New Roman" w:cs="Times New Roman"/>
          <w:sz w:val="21"/>
          <w:szCs w:val="21"/>
        </w:rPr>
        <w:t xml:space="preserve"> with nginx for scalable access.</w:t>
      </w:r>
    </w:p>
    <w:p w14:paraId="1A952293" w14:textId="57C23F4F" w:rsidR="00F57739" w:rsidRPr="00CB0094" w:rsidRDefault="00DD5BE7" w:rsidP="001B798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Plant Pro</w:t>
      </w:r>
      <w:r w:rsidRPr="00CB0094">
        <w:rPr>
          <w:rFonts w:ascii="Times New Roman" w:hAnsi="Times New Roman" w:cs="Times New Roman"/>
          <w:sz w:val="21"/>
          <w:szCs w:val="21"/>
        </w:rPr>
        <w:t xml:space="preserve"> (Software Engineering, Senior Capstone)</w:t>
      </w:r>
    </w:p>
    <w:p w14:paraId="10EAD62F" w14:textId="7F78687B" w:rsidR="00910E31" w:rsidRDefault="00910E31" w:rsidP="001B798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910E31">
        <w:rPr>
          <w:rFonts w:ascii="Times New Roman" w:hAnsi="Times New Roman" w:cs="Times New Roman"/>
          <w:sz w:val="21"/>
          <w:szCs w:val="21"/>
        </w:rPr>
        <w:t xml:space="preserve">Developed a full-stack web application to monitor plant health, </w:t>
      </w:r>
      <w:proofErr w:type="gramStart"/>
      <w:r w:rsidR="00AE1760" w:rsidRPr="00910E31">
        <w:rPr>
          <w:rFonts w:ascii="Times New Roman" w:hAnsi="Times New Roman" w:cs="Times New Roman"/>
          <w:sz w:val="21"/>
          <w:szCs w:val="21"/>
        </w:rPr>
        <w:t>implement</w:t>
      </w:r>
      <w:r w:rsidR="00AE1760">
        <w:rPr>
          <w:rFonts w:ascii="Times New Roman" w:hAnsi="Times New Roman" w:cs="Times New Roman"/>
          <w:sz w:val="21"/>
          <w:szCs w:val="21"/>
        </w:rPr>
        <w:t>ing</w:t>
      </w:r>
      <w:proofErr w:type="gramEnd"/>
      <w:r w:rsidR="00AE1760">
        <w:rPr>
          <w:rFonts w:ascii="Times New Roman" w:hAnsi="Times New Roman" w:cs="Times New Roman"/>
          <w:sz w:val="21"/>
          <w:szCs w:val="21"/>
        </w:rPr>
        <w:t xml:space="preserve"> </w:t>
      </w:r>
      <w:r w:rsidRPr="00910E31">
        <w:rPr>
          <w:rFonts w:ascii="Times New Roman" w:hAnsi="Times New Roman" w:cs="Times New Roman"/>
          <w:sz w:val="21"/>
          <w:szCs w:val="21"/>
        </w:rPr>
        <w:t xml:space="preserve">backend services in </w:t>
      </w:r>
      <w:r w:rsidRPr="00D162BC">
        <w:rPr>
          <w:rFonts w:ascii="Times New Roman" w:hAnsi="Times New Roman" w:cs="Times New Roman"/>
          <w:b/>
          <w:bCs/>
          <w:sz w:val="21"/>
          <w:szCs w:val="21"/>
        </w:rPr>
        <w:t>PHP</w:t>
      </w:r>
      <w:r w:rsidRPr="00910E31">
        <w:rPr>
          <w:rFonts w:ascii="Times New Roman" w:hAnsi="Times New Roman" w:cs="Times New Roman"/>
          <w:sz w:val="21"/>
          <w:szCs w:val="21"/>
        </w:rPr>
        <w:t xml:space="preserve"> and managing user authentication and device data in </w:t>
      </w:r>
      <w:r w:rsidRPr="00D162BC">
        <w:rPr>
          <w:rFonts w:ascii="Times New Roman" w:hAnsi="Times New Roman" w:cs="Times New Roman"/>
          <w:b/>
          <w:bCs/>
          <w:sz w:val="21"/>
          <w:szCs w:val="21"/>
        </w:rPr>
        <w:t>PostgreSQL</w:t>
      </w:r>
      <w:r w:rsidRPr="00910E31">
        <w:rPr>
          <w:rFonts w:ascii="Times New Roman" w:hAnsi="Times New Roman" w:cs="Times New Roman"/>
          <w:sz w:val="21"/>
          <w:szCs w:val="21"/>
        </w:rPr>
        <w:t>.</w:t>
      </w:r>
    </w:p>
    <w:p w14:paraId="5ADA4D0B" w14:textId="4D1DF272" w:rsidR="00F57739" w:rsidRPr="00CB0094" w:rsidRDefault="00DD5BE7" w:rsidP="001B798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>Contributed to frontend design for visualizing hardware sensor data; hosted through an AWS EC2 instance.</w:t>
      </w:r>
    </w:p>
    <w:p w14:paraId="30049126" w14:textId="7D6DD5D0" w:rsidR="00F57739" w:rsidRPr="00CB0094" w:rsidRDefault="00DD5BE7" w:rsidP="001B7984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>Collaborated with hardware developers to integrate real-time sensor data via an external REST API for live</w:t>
      </w:r>
      <w:r w:rsidR="00F57739"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Pr="00CB0094">
        <w:rPr>
          <w:rFonts w:ascii="Times New Roman" w:hAnsi="Times New Roman" w:cs="Times New Roman"/>
          <w:sz w:val="21"/>
          <w:szCs w:val="21"/>
        </w:rPr>
        <w:t xml:space="preserve">monitoring </w:t>
      </w:r>
    </w:p>
    <w:p w14:paraId="5DB6B3E2" w14:textId="77777777" w:rsidR="00F57739" w:rsidRPr="00CB0094" w:rsidRDefault="00DD5BE7" w:rsidP="001B7984">
      <w:p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Baccarat</w:t>
      </w:r>
      <w:r w:rsidRPr="00CB0094">
        <w:rPr>
          <w:rFonts w:ascii="Times New Roman" w:hAnsi="Times New Roman" w:cs="Times New Roman"/>
          <w:sz w:val="21"/>
          <w:szCs w:val="21"/>
        </w:rPr>
        <w:t xml:space="preserve"> (Java Programming)</w:t>
      </w:r>
    </w:p>
    <w:p w14:paraId="4B435C99" w14:textId="076C3840" w:rsidR="00DD5BE7" w:rsidRPr="00CB0094" w:rsidRDefault="00DD5BE7" w:rsidP="001B7984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sz w:val="21"/>
          <w:szCs w:val="21"/>
        </w:rPr>
        <w:t>Implemented a modular Baccarat card game with JavaFX applying Java OOP principles</w:t>
      </w:r>
    </w:p>
    <w:p w14:paraId="6CDF21FF" w14:textId="41C204EA" w:rsidR="003D17C7" w:rsidRPr="00CB0094" w:rsidRDefault="003D17C7" w:rsidP="001B7984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  <w:u w:val="single"/>
        </w:rPr>
        <w:t>Skills</w:t>
      </w:r>
    </w:p>
    <w:p w14:paraId="472824DA" w14:textId="2916A49B" w:rsidR="003D17C7" w:rsidRPr="00CB0094" w:rsidRDefault="003D17C7" w:rsidP="001B798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Programming languages</w:t>
      </w:r>
      <w:r w:rsidRPr="00CB0094">
        <w:rPr>
          <w:rFonts w:ascii="Times New Roman" w:hAnsi="Times New Roman" w:cs="Times New Roman"/>
          <w:sz w:val="21"/>
          <w:szCs w:val="21"/>
        </w:rPr>
        <w:t>: Python, Java, PHP, JavaScript, C++, C, SQL, HTML5, CSS3</w:t>
      </w:r>
    </w:p>
    <w:p w14:paraId="6A1AAAB7" w14:textId="7E48C561" w:rsidR="003D17C7" w:rsidRPr="00CB0094" w:rsidRDefault="003D17C7" w:rsidP="001B798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Tools and Technologies</w:t>
      </w:r>
      <w:r w:rsidR="00C3051E" w:rsidRPr="00CB0094">
        <w:rPr>
          <w:sz w:val="21"/>
          <w:szCs w:val="21"/>
        </w:rPr>
        <w:t xml:space="preserve">: </w:t>
      </w:r>
      <w:r w:rsidRPr="00CB0094">
        <w:rPr>
          <w:rFonts w:ascii="Times New Roman" w:hAnsi="Times New Roman" w:cs="Times New Roman"/>
          <w:sz w:val="21"/>
          <w:szCs w:val="21"/>
        </w:rPr>
        <w:t>Docker, AWS, Git/</w:t>
      </w:r>
      <w:proofErr w:type="spellStart"/>
      <w:r w:rsidR="00D05BE5" w:rsidRPr="00CB0094">
        <w:rPr>
          <w:rFonts w:ascii="Times New Roman" w:hAnsi="Times New Roman" w:cs="Times New Roman"/>
          <w:sz w:val="21"/>
          <w:szCs w:val="21"/>
        </w:rPr>
        <w:t>Github</w:t>
      </w:r>
      <w:proofErr w:type="spellEnd"/>
      <w:r w:rsidRPr="00CB0094">
        <w:rPr>
          <w:rFonts w:ascii="Times New Roman" w:hAnsi="Times New Roman" w:cs="Times New Roman"/>
          <w:sz w:val="21"/>
          <w:szCs w:val="21"/>
        </w:rPr>
        <w:t xml:space="preserve">, Redis, Nginx, </w:t>
      </w:r>
      <w:proofErr w:type="spellStart"/>
      <w:r w:rsidRPr="00CB0094">
        <w:rPr>
          <w:rFonts w:ascii="Times New Roman" w:hAnsi="Times New Roman" w:cs="Times New Roman"/>
          <w:sz w:val="21"/>
          <w:szCs w:val="21"/>
        </w:rPr>
        <w:t>Supabase</w:t>
      </w:r>
      <w:proofErr w:type="spellEnd"/>
      <w:r w:rsidRPr="00CB0094">
        <w:rPr>
          <w:rFonts w:ascii="Times New Roman" w:hAnsi="Times New Roman" w:cs="Times New Roman"/>
          <w:sz w:val="21"/>
          <w:szCs w:val="21"/>
        </w:rPr>
        <w:t>,</w:t>
      </w:r>
      <w:r w:rsidR="002E00FE"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="008F0F9B" w:rsidRPr="00CB0094">
        <w:rPr>
          <w:rFonts w:ascii="Times New Roman" w:hAnsi="Times New Roman" w:cs="Times New Roman"/>
          <w:sz w:val="21"/>
          <w:szCs w:val="21"/>
        </w:rPr>
        <w:t>Postman</w:t>
      </w:r>
    </w:p>
    <w:p w14:paraId="1C14216C" w14:textId="77777777" w:rsidR="003D17C7" w:rsidRPr="00CB0094" w:rsidRDefault="003D17C7" w:rsidP="001B798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Libraries/Frameworks</w:t>
      </w:r>
      <w:r w:rsidRPr="00CB0094">
        <w:rPr>
          <w:rFonts w:ascii="Times New Roman" w:hAnsi="Times New Roman" w:cs="Times New Roman"/>
          <w:sz w:val="21"/>
          <w:szCs w:val="21"/>
        </w:rPr>
        <w:t>: Flask, React, Plotly.js, Pandas, Seaborn, JavaFX</w:t>
      </w:r>
    </w:p>
    <w:p w14:paraId="44E2E6C0" w14:textId="48BA76B1" w:rsidR="003D17C7" w:rsidRPr="00CB0094" w:rsidRDefault="003D17C7" w:rsidP="001B7984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Other</w:t>
      </w:r>
      <w:r w:rsidRPr="00CB0094">
        <w:rPr>
          <w:rFonts w:ascii="Times New Roman" w:hAnsi="Times New Roman" w:cs="Times New Roman"/>
          <w:sz w:val="21"/>
          <w:szCs w:val="21"/>
        </w:rPr>
        <w:t>: Linux, Windows, Leadership, Team Collaboration, Interpersonal Communication</w:t>
      </w:r>
    </w:p>
    <w:p w14:paraId="046D1D63" w14:textId="77777777" w:rsidR="00A623C4" w:rsidRPr="00CB0094" w:rsidRDefault="00A623C4" w:rsidP="001B7984">
      <w:pPr>
        <w:spacing w:line="240" w:lineRule="auto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  <w:u w:val="single"/>
        </w:rPr>
        <w:t>Education</w:t>
      </w:r>
    </w:p>
    <w:p w14:paraId="483F344E" w14:textId="604F92FE" w:rsidR="00D172D4" w:rsidRDefault="00D172D4" w:rsidP="001B798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Overall: </w:t>
      </w:r>
      <w:r w:rsidR="00134940">
        <w:rPr>
          <w:rFonts w:ascii="Times New Roman" w:hAnsi="Times New Roman" w:cs="Times New Roman"/>
          <w:b/>
          <w:bCs/>
          <w:sz w:val="21"/>
          <w:szCs w:val="21"/>
        </w:rPr>
        <w:t>3.56 GPA</w:t>
      </w:r>
    </w:p>
    <w:p w14:paraId="690D0181" w14:textId="10AE3B43" w:rsidR="00A623C4" w:rsidRPr="00CB0094" w:rsidRDefault="00A623C4" w:rsidP="001B798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M.S in Computer Science</w:t>
      </w:r>
      <w:r w:rsidRPr="00CB0094">
        <w:rPr>
          <w:rFonts w:ascii="Times New Roman" w:hAnsi="Times New Roman" w:cs="Times New Roman"/>
          <w:sz w:val="21"/>
          <w:szCs w:val="21"/>
        </w:rPr>
        <w:t xml:space="preserve"> Kutztown University of Pennsylvania</w:t>
      </w:r>
      <w:r w:rsidR="00B47720" w:rsidRPr="00CB0094">
        <w:rPr>
          <w:rFonts w:ascii="Times New Roman" w:hAnsi="Times New Roman" w:cs="Times New Roman"/>
          <w:sz w:val="21"/>
          <w:szCs w:val="21"/>
        </w:rPr>
        <w:tab/>
      </w:r>
      <w:r w:rsidR="00594A00">
        <w:rPr>
          <w:rFonts w:ascii="Times New Roman" w:hAnsi="Times New Roman" w:cs="Times New Roman"/>
          <w:sz w:val="21"/>
          <w:szCs w:val="21"/>
        </w:rPr>
        <w:tab/>
      </w:r>
      <w:r w:rsidR="00B10E5C">
        <w:rPr>
          <w:rFonts w:ascii="Times New Roman" w:hAnsi="Times New Roman" w:cs="Times New Roman"/>
          <w:sz w:val="21"/>
          <w:szCs w:val="21"/>
        </w:rPr>
        <w:t>August 202</w:t>
      </w:r>
      <w:r w:rsidR="00C839B2">
        <w:rPr>
          <w:rFonts w:ascii="Times New Roman" w:hAnsi="Times New Roman" w:cs="Times New Roman"/>
          <w:sz w:val="21"/>
          <w:szCs w:val="21"/>
        </w:rPr>
        <w:t>5</w:t>
      </w:r>
      <w:r w:rsidR="00B10E5C">
        <w:rPr>
          <w:rFonts w:ascii="Times New Roman" w:hAnsi="Times New Roman" w:cs="Times New Roman"/>
          <w:sz w:val="21"/>
          <w:szCs w:val="21"/>
        </w:rPr>
        <w:t xml:space="preserve"> </w:t>
      </w:r>
      <w:r w:rsidR="00250198">
        <w:rPr>
          <w:rFonts w:ascii="Times New Roman" w:hAnsi="Times New Roman" w:cs="Times New Roman"/>
          <w:sz w:val="21"/>
          <w:szCs w:val="21"/>
        </w:rPr>
        <w:t>–</w:t>
      </w:r>
      <w:r w:rsidR="00B10E5C">
        <w:rPr>
          <w:rFonts w:ascii="Times New Roman" w:hAnsi="Times New Roman" w:cs="Times New Roman"/>
          <w:sz w:val="21"/>
          <w:szCs w:val="21"/>
        </w:rPr>
        <w:t xml:space="preserve"> </w:t>
      </w:r>
      <w:r w:rsidR="00250198">
        <w:rPr>
          <w:rFonts w:ascii="Times New Roman" w:hAnsi="Times New Roman" w:cs="Times New Roman"/>
          <w:sz w:val="21"/>
          <w:szCs w:val="21"/>
        </w:rPr>
        <w:t xml:space="preserve">Expected </w:t>
      </w:r>
      <w:r w:rsidR="00B10E5C">
        <w:rPr>
          <w:rFonts w:ascii="Times New Roman" w:hAnsi="Times New Roman" w:cs="Times New Roman"/>
          <w:sz w:val="21"/>
          <w:szCs w:val="21"/>
        </w:rPr>
        <w:t>May 2026</w:t>
      </w:r>
    </w:p>
    <w:p w14:paraId="589677B2" w14:textId="149D6E7A" w:rsidR="002476CA" w:rsidRPr="002476CA" w:rsidRDefault="00A623C4" w:rsidP="001B7984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1"/>
          <w:szCs w:val="21"/>
        </w:rPr>
      </w:pPr>
      <w:r w:rsidRPr="00CB0094">
        <w:rPr>
          <w:rFonts w:ascii="Times New Roman" w:hAnsi="Times New Roman" w:cs="Times New Roman"/>
          <w:b/>
          <w:bCs/>
          <w:sz w:val="21"/>
          <w:szCs w:val="21"/>
        </w:rPr>
        <w:t>B.S in</w:t>
      </w:r>
      <w:r w:rsidRPr="00CB0094">
        <w:rPr>
          <w:rFonts w:ascii="Times New Roman" w:hAnsi="Times New Roman" w:cs="Times New Roman"/>
          <w:sz w:val="21"/>
          <w:szCs w:val="21"/>
        </w:rPr>
        <w:t xml:space="preserve"> </w:t>
      </w:r>
      <w:r w:rsidRPr="00CB0094">
        <w:rPr>
          <w:rFonts w:ascii="Times New Roman" w:hAnsi="Times New Roman" w:cs="Times New Roman"/>
          <w:b/>
          <w:bCs/>
          <w:sz w:val="21"/>
          <w:szCs w:val="21"/>
        </w:rPr>
        <w:t>Computer Science</w:t>
      </w:r>
      <w:r w:rsidRPr="00CB0094">
        <w:rPr>
          <w:rFonts w:ascii="Times New Roman" w:hAnsi="Times New Roman" w:cs="Times New Roman"/>
          <w:sz w:val="21"/>
          <w:szCs w:val="21"/>
        </w:rPr>
        <w:t xml:space="preserve"> Kutztown University of Pennsylvania</w:t>
      </w:r>
      <w:r w:rsidRPr="00CB0094">
        <w:rPr>
          <w:rFonts w:ascii="Times New Roman" w:hAnsi="Times New Roman" w:cs="Times New Roman"/>
          <w:sz w:val="21"/>
          <w:szCs w:val="21"/>
        </w:rPr>
        <w:tab/>
        <w:t xml:space="preserve">         </w:t>
      </w:r>
      <w:r w:rsidR="00B47720" w:rsidRPr="00CB0094">
        <w:rPr>
          <w:rFonts w:ascii="Times New Roman" w:hAnsi="Times New Roman" w:cs="Times New Roman"/>
          <w:sz w:val="21"/>
          <w:szCs w:val="21"/>
        </w:rPr>
        <w:tab/>
      </w:r>
      <w:r w:rsidR="00E13E0D">
        <w:rPr>
          <w:rFonts w:ascii="Times New Roman" w:hAnsi="Times New Roman" w:cs="Times New Roman"/>
          <w:sz w:val="21"/>
          <w:szCs w:val="21"/>
        </w:rPr>
        <w:t>August</w:t>
      </w:r>
      <w:r w:rsidR="00C839B2">
        <w:rPr>
          <w:rFonts w:ascii="Times New Roman" w:hAnsi="Times New Roman" w:cs="Times New Roman"/>
          <w:sz w:val="21"/>
          <w:szCs w:val="21"/>
        </w:rPr>
        <w:t xml:space="preserve"> 2021</w:t>
      </w:r>
      <w:r w:rsidR="00B10E5C">
        <w:rPr>
          <w:rFonts w:ascii="Times New Roman" w:hAnsi="Times New Roman" w:cs="Times New Roman"/>
          <w:sz w:val="21"/>
          <w:szCs w:val="21"/>
        </w:rPr>
        <w:t xml:space="preserve"> </w:t>
      </w:r>
      <w:r w:rsidR="00E13E0D">
        <w:rPr>
          <w:rFonts w:ascii="Times New Roman" w:hAnsi="Times New Roman" w:cs="Times New Roman"/>
          <w:sz w:val="21"/>
          <w:szCs w:val="21"/>
        </w:rPr>
        <w:t>-</w:t>
      </w:r>
      <w:r w:rsidR="00B10E5C">
        <w:rPr>
          <w:rFonts w:ascii="Times New Roman" w:hAnsi="Times New Roman" w:cs="Times New Roman"/>
          <w:sz w:val="21"/>
          <w:szCs w:val="21"/>
        </w:rPr>
        <w:t xml:space="preserve"> </w:t>
      </w:r>
      <w:r w:rsidRPr="00CB0094">
        <w:rPr>
          <w:rFonts w:ascii="Times New Roman" w:hAnsi="Times New Roman" w:cs="Times New Roman"/>
          <w:sz w:val="21"/>
          <w:szCs w:val="21"/>
        </w:rPr>
        <w:t>May 2025</w:t>
      </w:r>
    </w:p>
    <w:sectPr w:rsidR="002476CA" w:rsidRPr="002476CA" w:rsidSect="00682E06">
      <w:pgSz w:w="12226" w:h="15840"/>
      <w:pgMar w:top="720" w:right="720" w:bottom="720" w:left="720" w:header="288" w:footer="0" w:gutter="0"/>
      <w:cols w:space="720"/>
      <w:docGrid w:linePitch="360"/>
      <w:sectPrChange w:id="2" w:author=" " w:date="2025-12-16T13:07:00Z" w16du:dateUtc="2025-12-16T18:07:00Z">
        <w:sectPr w:rsidR="002476CA" w:rsidRPr="002476CA" w:rsidSect="00682E06">
          <w:pgSz w:w="12240"/>
          <w:pgMar w:top="720" w:right="720" w:bottom="720" w:left="720" w:header="288" w:footer="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7DB23" w14:textId="77777777" w:rsidR="00B317E7" w:rsidRDefault="00B317E7" w:rsidP="002A1E1C">
      <w:pPr>
        <w:spacing w:after="0" w:line="240" w:lineRule="auto"/>
      </w:pPr>
      <w:r>
        <w:separator/>
      </w:r>
    </w:p>
  </w:endnote>
  <w:endnote w:type="continuationSeparator" w:id="0">
    <w:p w14:paraId="6455A844" w14:textId="77777777" w:rsidR="00B317E7" w:rsidRDefault="00B317E7" w:rsidP="002A1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B50DC" w14:textId="77777777" w:rsidR="00B317E7" w:rsidRDefault="00B317E7" w:rsidP="002A1E1C">
      <w:pPr>
        <w:spacing w:after="0" w:line="240" w:lineRule="auto"/>
      </w:pPr>
      <w:r>
        <w:separator/>
      </w:r>
    </w:p>
  </w:footnote>
  <w:footnote w:type="continuationSeparator" w:id="0">
    <w:p w14:paraId="0DFC46F1" w14:textId="77777777" w:rsidR="00B317E7" w:rsidRDefault="00B317E7" w:rsidP="002A1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F46FB"/>
    <w:multiLevelType w:val="hybridMultilevel"/>
    <w:tmpl w:val="930E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AA22AE"/>
    <w:multiLevelType w:val="hybridMultilevel"/>
    <w:tmpl w:val="4912B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1381D"/>
    <w:multiLevelType w:val="hybridMultilevel"/>
    <w:tmpl w:val="DC6C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B589B"/>
    <w:multiLevelType w:val="hybridMultilevel"/>
    <w:tmpl w:val="407AD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E5092A"/>
    <w:multiLevelType w:val="hybridMultilevel"/>
    <w:tmpl w:val="1652D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394590"/>
    <w:multiLevelType w:val="hybridMultilevel"/>
    <w:tmpl w:val="BB589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82102"/>
    <w:multiLevelType w:val="hybridMultilevel"/>
    <w:tmpl w:val="CCB86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D0653F"/>
    <w:multiLevelType w:val="hybridMultilevel"/>
    <w:tmpl w:val="D1645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1D1DA6"/>
    <w:multiLevelType w:val="hybridMultilevel"/>
    <w:tmpl w:val="24E23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42451B"/>
    <w:multiLevelType w:val="hybridMultilevel"/>
    <w:tmpl w:val="CE064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493515">
    <w:abstractNumId w:val="3"/>
  </w:num>
  <w:num w:numId="2" w16cid:durableId="1316181268">
    <w:abstractNumId w:val="1"/>
  </w:num>
  <w:num w:numId="3" w16cid:durableId="229273301">
    <w:abstractNumId w:val="2"/>
  </w:num>
  <w:num w:numId="4" w16cid:durableId="1206718981">
    <w:abstractNumId w:val="5"/>
  </w:num>
  <w:num w:numId="5" w16cid:durableId="645285652">
    <w:abstractNumId w:val="9"/>
  </w:num>
  <w:num w:numId="6" w16cid:durableId="1010597759">
    <w:abstractNumId w:val="7"/>
  </w:num>
  <w:num w:numId="7" w16cid:durableId="1092699513">
    <w:abstractNumId w:val="8"/>
  </w:num>
  <w:num w:numId="8" w16cid:durableId="696082276">
    <w:abstractNumId w:val="0"/>
  </w:num>
  <w:num w:numId="9" w16cid:durableId="243682124">
    <w:abstractNumId w:val="4"/>
  </w:num>
  <w:num w:numId="10" w16cid:durableId="13429789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cayan, Josh">
    <w15:presenceInfo w15:providerId="AD" w15:userId="S::jcaca909@live.kutztown.edu::bea87f75-2f15-4d7c-8963-50beacdf7114"/>
  </w15:person>
  <w15:person w15:author=" ">
    <w15:presenceInfo w15:providerId="AD" w15:userId="S::donna@viddler.com::0115627e-15e7-493c-b3a9-76a520b739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2C"/>
    <w:rsid w:val="00002FDD"/>
    <w:rsid w:val="00004A5C"/>
    <w:rsid w:val="00011131"/>
    <w:rsid w:val="00013C6D"/>
    <w:rsid w:val="0002227D"/>
    <w:rsid w:val="000228E3"/>
    <w:rsid w:val="00026480"/>
    <w:rsid w:val="000272B3"/>
    <w:rsid w:val="0002749C"/>
    <w:rsid w:val="0003276B"/>
    <w:rsid w:val="00037C18"/>
    <w:rsid w:val="000454D8"/>
    <w:rsid w:val="00045B37"/>
    <w:rsid w:val="0005550D"/>
    <w:rsid w:val="000633D6"/>
    <w:rsid w:val="00077130"/>
    <w:rsid w:val="0008130C"/>
    <w:rsid w:val="000852D6"/>
    <w:rsid w:val="00094388"/>
    <w:rsid w:val="000947B0"/>
    <w:rsid w:val="000976B3"/>
    <w:rsid w:val="000A4AB0"/>
    <w:rsid w:val="000A5BF7"/>
    <w:rsid w:val="000C43B1"/>
    <w:rsid w:val="000C7CF7"/>
    <w:rsid w:val="000D7B64"/>
    <w:rsid w:val="000D7E42"/>
    <w:rsid w:val="000E0624"/>
    <w:rsid w:val="000E127C"/>
    <w:rsid w:val="000F65EC"/>
    <w:rsid w:val="000F74EA"/>
    <w:rsid w:val="001017A1"/>
    <w:rsid w:val="0012659B"/>
    <w:rsid w:val="00134940"/>
    <w:rsid w:val="00136FAD"/>
    <w:rsid w:val="00140107"/>
    <w:rsid w:val="001511D0"/>
    <w:rsid w:val="00153C50"/>
    <w:rsid w:val="00172A74"/>
    <w:rsid w:val="001746BB"/>
    <w:rsid w:val="00177D36"/>
    <w:rsid w:val="00177D6A"/>
    <w:rsid w:val="0018265D"/>
    <w:rsid w:val="00183922"/>
    <w:rsid w:val="00184B6F"/>
    <w:rsid w:val="00187FF8"/>
    <w:rsid w:val="00192652"/>
    <w:rsid w:val="001A4192"/>
    <w:rsid w:val="001B1728"/>
    <w:rsid w:val="001B5D1E"/>
    <w:rsid w:val="001B6323"/>
    <w:rsid w:val="001B636F"/>
    <w:rsid w:val="001B7984"/>
    <w:rsid w:val="001F5CF3"/>
    <w:rsid w:val="00201D41"/>
    <w:rsid w:val="00206EC2"/>
    <w:rsid w:val="002139BA"/>
    <w:rsid w:val="00214F83"/>
    <w:rsid w:val="00217F30"/>
    <w:rsid w:val="00224221"/>
    <w:rsid w:val="0022478A"/>
    <w:rsid w:val="00231181"/>
    <w:rsid w:val="00243DFB"/>
    <w:rsid w:val="00245FDC"/>
    <w:rsid w:val="002476CA"/>
    <w:rsid w:val="00250198"/>
    <w:rsid w:val="00253392"/>
    <w:rsid w:val="00255928"/>
    <w:rsid w:val="0027376E"/>
    <w:rsid w:val="00273E7B"/>
    <w:rsid w:val="00280A02"/>
    <w:rsid w:val="00280FA9"/>
    <w:rsid w:val="00292AB0"/>
    <w:rsid w:val="00294DC8"/>
    <w:rsid w:val="00294FB3"/>
    <w:rsid w:val="00295B5D"/>
    <w:rsid w:val="002A0952"/>
    <w:rsid w:val="002A1E1C"/>
    <w:rsid w:val="002B1030"/>
    <w:rsid w:val="002B2F5C"/>
    <w:rsid w:val="002B32B4"/>
    <w:rsid w:val="002B662F"/>
    <w:rsid w:val="002C094A"/>
    <w:rsid w:val="002E00FE"/>
    <w:rsid w:val="002F5551"/>
    <w:rsid w:val="00307C1F"/>
    <w:rsid w:val="0031277A"/>
    <w:rsid w:val="00317EF4"/>
    <w:rsid w:val="00324CBD"/>
    <w:rsid w:val="00325C39"/>
    <w:rsid w:val="00330647"/>
    <w:rsid w:val="0034053F"/>
    <w:rsid w:val="003428B9"/>
    <w:rsid w:val="00347807"/>
    <w:rsid w:val="00347A5E"/>
    <w:rsid w:val="00347D01"/>
    <w:rsid w:val="00350B0B"/>
    <w:rsid w:val="003527B7"/>
    <w:rsid w:val="0035663C"/>
    <w:rsid w:val="00360087"/>
    <w:rsid w:val="003650BF"/>
    <w:rsid w:val="003741AD"/>
    <w:rsid w:val="00376033"/>
    <w:rsid w:val="00384592"/>
    <w:rsid w:val="003913D2"/>
    <w:rsid w:val="00393887"/>
    <w:rsid w:val="003A06C8"/>
    <w:rsid w:val="003A3F1E"/>
    <w:rsid w:val="003B24B9"/>
    <w:rsid w:val="003B3B24"/>
    <w:rsid w:val="003B4D1D"/>
    <w:rsid w:val="003C2B9B"/>
    <w:rsid w:val="003C4985"/>
    <w:rsid w:val="003C7841"/>
    <w:rsid w:val="003C7BF1"/>
    <w:rsid w:val="003D17C7"/>
    <w:rsid w:val="003D2FC3"/>
    <w:rsid w:val="003D31E8"/>
    <w:rsid w:val="003D3F2A"/>
    <w:rsid w:val="003E43E4"/>
    <w:rsid w:val="003E4CA6"/>
    <w:rsid w:val="003E6E9C"/>
    <w:rsid w:val="003F2880"/>
    <w:rsid w:val="00400FF7"/>
    <w:rsid w:val="0040339F"/>
    <w:rsid w:val="00422042"/>
    <w:rsid w:val="004246AD"/>
    <w:rsid w:val="00435789"/>
    <w:rsid w:val="00450677"/>
    <w:rsid w:val="00452EC7"/>
    <w:rsid w:val="004537A5"/>
    <w:rsid w:val="004546EF"/>
    <w:rsid w:val="00454AAB"/>
    <w:rsid w:val="00460910"/>
    <w:rsid w:val="00465E6B"/>
    <w:rsid w:val="00465F00"/>
    <w:rsid w:val="00467480"/>
    <w:rsid w:val="00467956"/>
    <w:rsid w:val="00480CF0"/>
    <w:rsid w:val="0048470B"/>
    <w:rsid w:val="0048762F"/>
    <w:rsid w:val="004934FA"/>
    <w:rsid w:val="004974C0"/>
    <w:rsid w:val="004A257D"/>
    <w:rsid w:val="004A7419"/>
    <w:rsid w:val="004A7C62"/>
    <w:rsid w:val="004B0603"/>
    <w:rsid w:val="004B2C7A"/>
    <w:rsid w:val="004B3D47"/>
    <w:rsid w:val="004C4B53"/>
    <w:rsid w:val="004D1CF3"/>
    <w:rsid w:val="00501208"/>
    <w:rsid w:val="00516010"/>
    <w:rsid w:val="00521B18"/>
    <w:rsid w:val="00533C85"/>
    <w:rsid w:val="0053594E"/>
    <w:rsid w:val="00537B27"/>
    <w:rsid w:val="0054186C"/>
    <w:rsid w:val="0054501D"/>
    <w:rsid w:val="005457C7"/>
    <w:rsid w:val="00546C40"/>
    <w:rsid w:val="00557B04"/>
    <w:rsid w:val="00572FBD"/>
    <w:rsid w:val="00585A47"/>
    <w:rsid w:val="0059213F"/>
    <w:rsid w:val="00594A00"/>
    <w:rsid w:val="005B2AFC"/>
    <w:rsid w:val="005B2D0A"/>
    <w:rsid w:val="005C03B9"/>
    <w:rsid w:val="005C0CD1"/>
    <w:rsid w:val="005C1E6A"/>
    <w:rsid w:val="005C3A31"/>
    <w:rsid w:val="005D0B9D"/>
    <w:rsid w:val="005D7B77"/>
    <w:rsid w:val="005E1B6C"/>
    <w:rsid w:val="005E208F"/>
    <w:rsid w:val="00601E3C"/>
    <w:rsid w:val="006073F3"/>
    <w:rsid w:val="006075F9"/>
    <w:rsid w:val="0060785F"/>
    <w:rsid w:val="00625E0F"/>
    <w:rsid w:val="00631C73"/>
    <w:rsid w:val="006403DD"/>
    <w:rsid w:val="006456F7"/>
    <w:rsid w:val="00646057"/>
    <w:rsid w:val="006478DD"/>
    <w:rsid w:val="006608FF"/>
    <w:rsid w:val="00661D21"/>
    <w:rsid w:val="00681764"/>
    <w:rsid w:val="00682E06"/>
    <w:rsid w:val="00685705"/>
    <w:rsid w:val="0069494B"/>
    <w:rsid w:val="006A1344"/>
    <w:rsid w:val="006A2B7C"/>
    <w:rsid w:val="006A3A4E"/>
    <w:rsid w:val="006A4503"/>
    <w:rsid w:val="006A4F69"/>
    <w:rsid w:val="006B51C9"/>
    <w:rsid w:val="006C5DBB"/>
    <w:rsid w:val="006C674B"/>
    <w:rsid w:val="006C687F"/>
    <w:rsid w:val="006F7060"/>
    <w:rsid w:val="00701C70"/>
    <w:rsid w:val="00721AA5"/>
    <w:rsid w:val="007309CD"/>
    <w:rsid w:val="00731D34"/>
    <w:rsid w:val="00735F96"/>
    <w:rsid w:val="007360F3"/>
    <w:rsid w:val="007407D1"/>
    <w:rsid w:val="007435D4"/>
    <w:rsid w:val="0075097D"/>
    <w:rsid w:val="00762590"/>
    <w:rsid w:val="00776366"/>
    <w:rsid w:val="00781AB4"/>
    <w:rsid w:val="0078265D"/>
    <w:rsid w:val="00786B46"/>
    <w:rsid w:val="00792EA1"/>
    <w:rsid w:val="007A0CEF"/>
    <w:rsid w:val="007A43F7"/>
    <w:rsid w:val="007A5D1B"/>
    <w:rsid w:val="007A7527"/>
    <w:rsid w:val="007B05D4"/>
    <w:rsid w:val="007E0288"/>
    <w:rsid w:val="007F3066"/>
    <w:rsid w:val="008228C4"/>
    <w:rsid w:val="00822D6A"/>
    <w:rsid w:val="0083309D"/>
    <w:rsid w:val="008403F0"/>
    <w:rsid w:val="00840F73"/>
    <w:rsid w:val="00851E32"/>
    <w:rsid w:val="00861A8E"/>
    <w:rsid w:val="00866365"/>
    <w:rsid w:val="00871624"/>
    <w:rsid w:val="0087474B"/>
    <w:rsid w:val="00875BD8"/>
    <w:rsid w:val="00882F5D"/>
    <w:rsid w:val="0089179A"/>
    <w:rsid w:val="0089385F"/>
    <w:rsid w:val="008B5390"/>
    <w:rsid w:val="008B5D2C"/>
    <w:rsid w:val="008D208C"/>
    <w:rsid w:val="008E3AA6"/>
    <w:rsid w:val="008F0F9B"/>
    <w:rsid w:val="008F16F0"/>
    <w:rsid w:val="008F5FB8"/>
    <w:rsid w:val="008F7402"/>
    <w:rsid w:val="00903CFD"/>
    <w:rsid w:val="009064B4"/>
    <w:rsid w:val="009102E3"/>
    <w:rsid w:val="00910E31"/>
    <w:rsid w:val="00917DAB"/>
    <w:rsid w:val="00935B22"/>
    <w:rsid w:val="00937B7B"/>
    <w:rsid w:val="00941EEA"/>
    <w:rsid w:val="0094443F"/>
    <w:rsid w:val="00945166"/>
    <w:rsid w:val="00960D7D"/>
    <w:rsid w:val="00961B8F"/>
    <w:rsid w:val="00962E6A"/>
    <w:rsid w:val="009644D1"/>
    <w:rsid w:val="00964B72"/>
    <w:rsid w:val="009733CE"/>
    <w:rsid w:val="0097391D"/>
    <w:rsid w:val="00973BCC"/>
    <w:rsid w:val="00981B7A"/>
    <w:rsid w:val="00984C2E"/>
    <w:rsid w:val="00986070"/>
    <w:rsid w:val="009905C5"/>
    <w:rsid w:val="00991F7B"/>
    <w:rsid w:val="009A064B"/>
    <w:rsid w:val="009A266F"/>
    <w:rsid w:val="009A6481"/>
    <w:rsid w:val="009C115E"/>
    <w:rsid w:val="009C58BD"/>
    <w:rsid w:val="009C7CD7"/>
    <w:rsid w:val="009D61C9"/>
    <w:rsid w:val="009F01CA"/>
    <w:rsid w:val="009F0916"/>
    <w:rsid w:val="009F5A55"/>
    <w:rsid w:val="009F6ACC"/>
    <w:rsid w:val="00A1725B"/>
    <w:rsid w:val="00A200E6"/>
    <w:rsid w:val="00A20C1D"/>
    <w:rsid w:val="00A25083"/>
    <w:rsid w:val="00A27498"/>
    <w:rsid w:val="00A3365C"/>
    <w:rsid w:val="00A350DA"/>
    <w:rsid w:val="00A40AA8"/>
    <w:rsid w:val="00A5075C"/>
    <w:rsid w:val="00A57DF7"/>
    <w:rsid w:val="00A6215D"/>
    <w:rsid w:val="00A623C4"/>
    <w:rsid w:val="00A64FD7"/>
    <w:rsid w:val="00A67EE2"/>
    <w:rsid w:val="00A725CC"/>
    <w:rsid w:val="00A82D5A"/>
    <w:rsid w:val="00AA129A"/>
    <w:rsid w:val="00AA6114"/>
    <w:rsid w:val="00AA772B"/>
    <w:rsid w:val="00AB1963"/>
    <w:rsid w:val="00AB2E1A"/>
    <w:rsid w:val="00AC2A04"/>
    <w:rsid w:val="00AC3FBF"/>
    <w:rsid w:val="00AC6D6D"/>
    <w:rsid w:val="00AD37D6"/>
    <w:rsid w:val="00AE0EA8"/>
    <w:rsid w:val="00AE1760"/>
    <w:rsid w:val="00AE4691"/>
    <w:rsid w:val="00AF0FF2"/>
    <w:rsid w:val="00AF7A69"/>
    <w:rsid w:val="00AF7EAF"/>
    <w:rsid w:val="00B00E10"/>
    <w:rsid w:val="00B06D46"/>
    <w:rsid w:val="00B1012D"/>
    <w:rsid w:val="00B10E5C"/>
    <w:rsid w:val="00B13BF6"/>
    <w:rsid w:val="00B15F98"/>
    <w:rsid w:val="00B2280F"/>
    <w:rsid w:val="00B23811"/>
    <w:rsid w:val="00B23D2D"/>
    <w:rsid w:val="00B24A57"/>
    <w:rsid w:val="00B30F46"/>
    <w:rsid w:val="00B317E7"/>
    <w:rsid w:val="00B37D5F"/>
    <w:rsid w:val="00B47720"/>
    <w:rsid w:val="00B56C43"/>
    <w:rsid w:val="00B603CD"/>
    <w:rsid w:val="00B70CBB"/>
    <w:rsid w:val="00B81B58"/>
    <w:rsid w:val="00BA03D1"/>
    <w:rsid w:val="00BA39BE"/>
    <w:rsid w:val="00BA4DC9"/>
    <w:rsid w:val="00BB0090"/>
    <w:rsid w:val="00BB2173"/>
    <w:rsid w:val="00BB476C"/>
    <w:rsid w:val="00BD6DC8"/>
    <w:rsid w:val="00BD7564"/>
    <w:rsid w:val="00BE2642"/>
    <w:rsid w:val="00BE2A75"/>
    <w:rsid w:val="00BE462C"/>
    <w:rsid w:val="00BE47A2"/>
    <w:rsid w:val="00BF73C1"/>
    <w:rsid w:val="00C03163"/>
    <w:rsid w:val="00C03464"/>
    <w:rsid w:val="00C12CC5"/>
    <w:rsid w:val="00C13815"/>
    <w:rsid w:val="00C154C8"/>
    <w:rsid w:val="00C15E9A"/>
    <w:rsid w:val="00C206C5"/>
    <w:rsid w:val="00C3051E"/>
    <w:rsid w:val="00C32611"/>
    <w:rsid w:val="00C326E7"/>
    <w:rsid w:val="00C3313A"/>
    <w:rsid w:val="00C372ED"/>
    <w:rsid w:val="00C37F83"/>
    <w:rsid w:val="00C51F57"/>
    <w:rsid w:val="00C57587"/>
    <w:rsid w:val="00C6126F"/>
    <w:rsid w:val="00C61D95"/>
    <w:rsid w:val="00C71AE9"/>
    <w:rsid w:val="00C82F62"/>
    <w:rsid w:val="00C839B2"/>
    <w:rsid w:val="00CA0D3C"/>
    <w:rsid w:val="00CA20E0"/>
    <w:rsid w:val="00CA25D2"/>
    <w:rsid w:val="00CB0094"/>
    <w:rsid w:val="00CB793B"/>
    <w:rsid w:val="00CC179E"/>
    <w:rsid w:val="00CC39C4"/>
    <w:rsid w:val="00CC5C32"/>
    <w:rsid w:val="00CC62CC"/>
    <w:rsid w:val="00D00922"/>
    <w:rsid w:val="00D038A7"/>
    <w:rsid w:val="00D05BE5"/>
    <w:rsid w:val="00D162BC"/>
    <w:rsid w:val="00D16B84"/>
    <w:rsid w:val="00D172D4"/>
    <w:rsid w:val="00D27C53"/>
    <w:rsid w:val="00D348DC"/>
    <w:rsid w:val="00D40634"/>
    <w:rsid w:val="00D410FF"/>
    <w:rsid w:val="00D43A94"/>
    <w:rsid w:val="00D4782D"/>
    <w:rsid w:val="00D52C2A"/>
    <w:rsid w:val="00D53ACC"/>
    <w:rsid w:val="00D61556"/>
    <w:rsid w:val="00D7205F"/>
    <w:rsid w:val="00D7408B"/>
    <w:rsid w:val="00D80C93"/>
    <w:rsid w:val="00D8260F"/>
    <w:rsid w:val="00D84C5D"/>
    <w:rsid w:val="00D955DE"/>
    <w:rsid w:val="00DA118A"/>
    <w:rsid w:val="00DA3E0C"/>
    <w:rsid w:val="00DB21CE"/>
    <w:rsid w:val="00DC207B"/>
    <w:rsid w:val="00DC4B7C"/>
    <w:rsid w:val="00DD49C8"/>
    <w:rsid w:val="00DD5BE7"/>
    <w:rsid w:val="00DE2C8B"/>
    <w:rsid w:val="00DE45B0"/>
    <w:rsid w:val="00DF440E"/>
    <w:rsid w:val="00E0430A"/>
    <w:rsid w:val="00E04A5D"/>
    <w:rsid w:val="00E06114"/>
    <w:rsid w:val="00E13E0D"/>
    <w:rsid w:val="00E14750"/>
    <w:rsid w:val="00E1612E"/>
    <w:rsid w:val="00E233BA"/>
    <w:rsid w:val="00E26981"/>
    <w:rsid w:val="00E3054D"/>
    <w:rsid w:val="00E31D4A"/>
    <w:rsid w:val="00E3439E"/>
    <w:rsid w:val="00E34DB5"/>
    <w:rsid w:val="00E415D1"/>
    <w:rsid w:val="00E42B9D"/>
    <w:rsid w:val="00E479FA"/>
    <w:rsid w:val="00E5518E"/>
    <w:rsid w:val="00E5628B"/>
    <w:rsid w:val="00E65993"/>
    <w:rsid w:val="00E66A3C"/>
    <w:rsid w:val="00E7103E"/>
    <w:rsid w:val="00E7463B"/>
    <w:rsid w:val="00E765C8"/>
    <w:rsid w:val="00E826EB"/>
    <w:rsid w:val="00EA1415"/>
    <w:rsid w:val="00EB3D3E"/>
    <w:rsid w:val="00EC168E"/>
    <w:rsid w:val="00EC2FDF"/>
    <w:rsid w:val="00EC3014"/>
    <w:rsid w:val="00EC31C5"/>
    <w:rsid w:val="00EC7865"/>
    <w:rsid w:val="00ED79D7"/>
    <w:rsid w:val="00EE7572"/>
    <w:rsid w:val="00EE7629"/>
    <w:rsid w:val="00EF6156"/>
    <w:rsid w:val="00F01E13"/>
    <w:rsid w:val="00F02D7E"/>
    <w:rsid w:val="00F0355B"/>
    <w:rsid w:val="00F03DBF"/>
    <w:rsid w:val="00F07549"/>
    <w:rsid w:val="00F13E4F"/>
    <w:rsid w:val="00F14C4E"/>
    <w:rsid w:val="00F2113D"/>
    <w:rsid w:val="00F30967"/>
    <w:rsid w:val="00F31460"/>
    <w:rsid w:val="00F40AE8"/>
    <w:rsid w:val="00F41E86"/>
    <w:rsid w:val="00F437B8"/>
    <w:rsid w:val="00F442ED"/>
    <w:rsid w:val="00F47C15"/>
    <w:rsid w:val="00F52E65"/>
    <w:rsid w:val="00F57739"/>
    <w:rsid w:val="00F579D5"/>
    <w:rsid w:val="00F63D40"/>
    <w:rsid w:val="00F940A5"/>
    <w:rsid w:val="00F97629"/>
    <w:rsid w:val="00FA2604"/>
    <w:rsid w:val="00FB4AEC"/>
    <w:rsid w:val="00FC1087"/>
    <w:rsid w:val="00FC24BD"/>
    <w:rsid w:val="00FE072F"/>
    <w:rsid w:val="00FE5D62"/>
    <w:rsid w:val="00FE6895"/>
    <w:rsid w:val="00FF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769F0"/>
  <w15:chartTrackingRefBased/>
  <w15:docId w15:val="{C4158EE7-FAE2-4D02-8556-7CD7CB50B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7C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7CD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82F6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817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817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817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7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76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1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E1C"/>
  </w:style>
  <w:style w:type="paragraph" w:styleId="Footer">
    <w:name w:val="footer"/>
    <w:basedOn w:val="Normal"/>
    <w:link w:val="FooterChar"/>
    <w:uiPriority w:val="99"/>
    <w:unhideWhenUsed/>
    <w:rsid w:val="002A1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E1C"/>
  </w:style>
  <w:style w:type="paragraph" w:styleId="NormalWeb">
    <w:name w:val="Normal (Web)"/>
    <w:basedOn w:val="Normal"/>
    <w:uiPriority w:val="99"/>
    <w:semiHidden/>
    <w:unhideWhenUsed/>
    <w:rsid w:val="00F47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A4F69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B477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12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03A4E67034714A89016D2CE6022AB8" ma:contentTypeVersion="13" ma:contentTypeDescription="Create a new document." ma:contentTypeScope="" ma:versionID="41f046c709875f31363cc3c312128aa6">
  <xsd:schema xmlns:xsd="http://www.w3.org/2001/XMLSchema" xmlns:xs="http://www.w3.org/2001/XMLSchema" xmlns:p="http://schemas.microsoft.com/office/2006/metadata/properties" xmlns:ns3="d833087a-cfd6-4411-9591-190f31af8b63" xmlns:ns4="2f317aa5-d2b1-44f0-917f-2308adb43918" targetNamespace="http://schemas.microsoft.com/office/2006/metadata/properties" ma:root="true" ma:fieldsID="8d016375ea664640459c3d42e372711d" ns3:_="" ns4:_="">
    <xsd:import namespace="d833087a-cfd6-4411-9591-190f31af8b63"/>
    <xsd:import namespace="2f317aa5-d2b1-44f0-917f-2308adb4391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33087a-cfd6-4411-9591-190f31af8b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17aa5-d2b1-44f0-917f-2308adb4391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833087a-cfd6-4411-9591-190f31af8b63" xsi:nil="true"/>
  </documentManagement>
</p:properties>
</file>

<file path=customXml/itemProps1.xml><?xml version="1.0" encoding="utf-8"?>
<ds:datastoreItem xmlns:ds="http://schemas.openxmlformats.org/officeDocument/2006/customXml" ds:itemID="{D8B04F18-B902-4E26-B82B-C3CB4DB332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F02A9D-45AF-4F0A-90F9-ACA92B21C5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24E02F-356E-4C72-A365-072486978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33087a-cfd6-4411-9591-190f31af8b63"/>
    <ds:schemaRef ds:uri="2f317aa5-d2b1-44f0-917f-2308adb439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CDDB4F5-DCD5-4963-B848-A48097DEC67B}">
  <ds:schemaRefs>
    <ds:schemaRef ds:uri="http://schemas.microsoft.com/office/2006/metadata/properties"/>
    <ds:schemaRef ds:uri="http://schemas.microsoft.com/office/infopath/2007/PartnerControls"/>
    <ds:schemaRef ds:uri="d833087a-cfd6-4411-9591-190f31af8b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488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Cacayan, Josh</dc:creator>
  <cp:keywords/>
  <dc:description/>
  <cp:lastModifiedBy>Cacayan, Josh</cp:lastModifiedBy>
  <cp:revision>7</cp:revision>
  <cp:lastPrinted>2026-01-04T14:19:00Z</cp:lastPrinted>
  <dcterms:created xsi:type="dcterms:W3CDTF">2026-01-09T15:29:00Z</dcterms:created>
  <dcterms:modified xsi:type="dcterms:W3CDTF">2026-01-17T22:26:00Z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0x0101000F03A4E67034714A89016D2CE6022AB8</vt:lpwstr>
  </property>
  <property fmtid="{D5CDD505-2E9C-101B-9397-08002B2CF9AE}" pid="3" name="_activity">
    <vt:lpwstr/>
  </property>
  <property fmtid="{D5CDD505-2E9C-101B-9397-08002B2CF9AE}" pid="4" name="GrammarlyDocumentId">
    <vt:lpwstr>cc2cf9a8640cf515f3dcf1180cfda510d0cd85f3c9f0ce9db40a62c5ae39917f</vt:lpwstr>
  </property>
</Properties>
</file>